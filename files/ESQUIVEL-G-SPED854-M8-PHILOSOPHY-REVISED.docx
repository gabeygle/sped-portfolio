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Personal Philosophy of Collaboration — Revised</w:t>
      </w:r>
    </w:p>
    <w:p>
      <w:pPr>
        <w:spacing w:after="280"/>
      </w:pPr>
      <w:r>
        <w:rPr>
          <w:i/>
          <w:sz w:val="18"/>
        </w:rPr>
        <w:t>Gabe Esquivel · SPED 854 · Tracked changes against the Module 1 statement</w:t>
      </w:r>
    </w:p>
    <w:p>
      <w:pPr>
        <w:spacing w:after="200"/>
      </w:pPr>
      <w:r>
        <w:rPr/>
        <w:t xml:space="preserve">Collaboration in special education is important because it’s the best way to reduce bias while collecting data for evidence based interventions. Any single individual is vulnerable to a cognitive bias like confirmation bias or the availability heuristic. A collaborative partner can provide important feedback to a special educator’s observations to ensure they are conducting their observations in a way that reduces the risk of </w:t>
      </w:r>
      <w:del w:id="2001" w:author="Gabe Esquivel" w:date="2026-07-25T12:00:00Z">
        <w:r>
          <w:rPr/>
          <w:delText xml:space="preserve">bias.</w:delText>
        </w:r>
      </w:del>
      <w:ins w:id="2002" w:author="Gabe Esquivel" w:date="2026-07-25T12:00:00Z">
        <w:r>
          <w:rPr/>
          <w:t xml:space="preserve">bias. What I did not understand when I wrote this in June is that a professional partner is only one source of correction, and usually not the most important one. The family sees the child in settings I will never enter.</w:t>
        </w:r>
      </w:ins>
    </w:p>
    <w:p>
      <w:pPr>
        <w:spacing w:after="200"/>
      </w:pPr>
      <w:r>
        <w:rPr/>
        <w:t xml:space="preserve">Collaboration requires humility because the special educator must admit that they cannot accomplish the task on his or her own and need the assistance of someone else. The educator must admit that a particular challenge in the classroom is too big for one person and requires a partner, at minimum, to </w:t>
      </w:r>
      <w:del w:id="2003" w:author="Gabe Esquivel" w:date="2026-07-25T12:00:00Z">
        <w:r>
          <w:rPr/>
          <w:delText xml:space="preserve">resolve.</w:delText>
        </w:r>
      </w:del>
      <w:ins w:id="2004" w:author="Gabe Esquivel" w:date="2026-07-25T12:00:00Z">
        <w:r>
          <w:rPr/>
          <w:t xml:space="preserve">resolve. Humility also means accepting that my expertise is partial rather than central. The measure of my work is not the outcome I would choose for a student, but the life the student and the family would choose for themselves.</w:t>
        </w:r>
      </w:ins>
    </w:p>
    <w:p>
      <w:pPr>
        <w:spacing w:after="200"/>
      </w:pPr>
      <w:r>
        <w:rPr/>
        <w:t xml:space="preserve">The whole point of special education is to increase the </w:t>
      </w:r>
      <w:del w:id="2005" w:author="Gabe Esquivel" w:date="2026-07-25T12:00:00Z">
        <w:r>
          <w:rPr/>
          <w:delText xml:space="preserve">accessability </w:delText>
        </w:r>
      </w:del>
      <w:ins w:id="2006" w:author="Gabe Esquivel" w:date="2026-07-25T12:00:00Z">
        <w:r>
          <w:rPr/>
          <w:t xml:space="preserve">accessibility </w:t>
        </w:r>
      </w:ins>
      <w:r>
        <w:rPr/>
        <w:t xml:space="preserve">of education. We are all well-intentioned people who want </w:t>
      </w:r>
      <w:del w:id="2007" w:author="Gabe Esquivel" w:date="2026-07-25T12:00:00Z">
        <w:r>
          <w:rPr/>
          <w:delText xml:space="preserve">whats </w:delText>
        </w:r>
      </w:del>
      <w:ins w:id="2008" w:author="Gabe Esquivel" w:date="2026-07-25T12:00:00Z">
        <w:r>
          <w:rPr/>
          <w:t xml:space="preserve">what’s </w:t>
        </w:r>
      </w:ins>
      <w:r>
        <w:rPr/>
        <w:t xml:space="preserve">best for the students but the real challenge is the daily labor of removing all parts of the self that may distort our limited perception of reality and undermine clear-sighted </w:t>
      </w:r>
      <w:del w:id="2009" w:author="Gabe Esquivel" w:date="2026-07-25T12:00:00Z">
        <w:r>
          <w:rPr/>
          <w:delText xml:space="preserve">observation.</w:delText>
        </w:r>
      </w:del>
      <w:ins w:id="2010" w:author="Gabe Esquivel" w:date="2026-07-25T12:00:00Z">
        <w:r>
          <w:rPr/>
          <w:t xml:space="preserve">observation. Reading Disability Visibility complicated this for me. Access is not only a matter of removing the barriers I can see. It is also a matter of not deciding, on a student’s behalf, which life is worth living.</w:t>
        </w:r>
      </w:ins>
    </w:p>
    <w:p>
      <w:pPr>
        <w:spacing w:after="200"/>
      </w:pPr>
      <w:r>
        <w:rPr/>
        <w:t xml:space="preserve">If our observations are not true </w:t>
      </w:r>
      <w:del w:id="2011" w:author="Gabe Esquivel" w:date="2026-07-25T12:00:00Z">
        <w:r>
          <w:rPr/>
          <w:delText xml:space="preserve">than </w:delText>
        </w:r>
      </w:del>
      <w:ins w:id="2012" w:author="Gabe Esquivel" w:date="2026-07-25T12:00:00Z">
        <w:r>
          <w:rPr/>
          <w:t xml:space="preserve">then </w:t>
        </w:r>
      </w:ins>
      <w:r>
        <w:rPr/>
        <w:t xml:space="preserve">we will fail at our mission of increasing access to education for students with </w:t>
      </w:r>
      <w:del w:id="2013" w:author="Gabe Esquivel" w:date="2026-07-25T12:00:00Z">
        <w:r>
          <w:rPr/>
          <w:delText xml:space="preserve">disabilites. </w:delText>
        </w:r>
      </w:del>
      <w:ins w:id="2014" w:author="Gabe Esquivel" w:date="2026-07-25T12:00:00Z">
        <w:r>
          <w:rPr/>
          <w:t xml:space="preserve">disabilities. </w:t>
        </w:r>
      </w:ins>
      <w:r>
        <w:rPr/>
        <w:t xml:space="preserve">The key players of collaboration in special </w:t>
      </w:r>
      <w:del w:id="2015" w:author="Gabe Esquivel" w:date="2026-07-25T12:00:00Z">
        <w:r>
          <w:rPr/>
          <w:delText xml:space="preserve">educaiton </w:delText>
        </w:r>
      </w:del>
      <w:ins w:id="2016" w:author="Gabe Esquivel" w:date="2026-07-25T12:00:00Z">
        <w:r>
          <w:rPr/>
          <w:t xml:space="preserve">education </w:t>
        </w:r>
      </w:ins>
      <w:r>
        <w:rPr/>
        <w:t xml:space="preserve">in my life are </w:t>
      </w:r>
      <w:ins w:id="2017" w:author="Gabe Esquivel" w:date="2026-07-25T12:00:00Z">
        <w:r>
          <w:rPr/>
          <w:t xml:space="preserve">the student, the student’s family, </w:t>
        </w:r>
      </w:ins>
      <w:r>
        <w:rPr/>
        <w:t xml:space="preserve">me, </w:t>
      </w:r>
      <w:ins w:id="2018" w:author="Gabe Esquivel" w:date="2026-07-25T12:00:00Z">
        <w:r>
          <w:rPr/>
          <w:t xml:space="preserve">and </w:t>
        </w:r>
      </w:ins>
      <w:r>
        <w:rPr/>
        <w:t xml:space="preserve">my </w:t>
      </w:r>
      <w:del w:id="2019" w:author="Gabe Esquivel" w:date="2026-07-25T12:00:00Z">
        <w:r>
          <w:rPr/>
          <w:delText xml:space="preserve">co-teacher, our manager, our CEO, and </w:delText>
        </w:r>
      </w:del>
      <w:ins w:id="2020" w:author="Gabe Esquivel" w:date="2026-07-25T12:00:00Z">
        <w:r>
          <w:rPr/>
          <w:t xml:space="preserve">colleagues. I listed </w:t>
        </w:r>
      </w:ins>
      <w:r>
        <w:rPr/>
        <w:t xml:space="preserve">the </w:t>
      </w:r>
      <w:del w:id="2021" w:author="Gabe Esquivel" w:date="2026-07-25T12:00:00Z">
        <w:r>
          <w:rPr/>
          <w:delText xml:space="preserve">parents. </w:delText>
        </w:r>
      </w:del>
      <w:ins w:id="2022" w:author="Gabe Esquivel" w:date="2026-07-25T12:00:00Z">
        <w:r>
          <w:rPr/>
          <w:t xml:space="preserve">families last in my original statement. I would now list them first, next to the student. </w:t>
        </w:r>
      </w:ins>
      <w:r>
        <w:rPr/>
        <w:t xml:space="preserve">My co-teacher and I are </w:t>
      </w:r>
      <w:ins w:id="2023" w:author="Gabe Esquivel" w:date="2026-07-25T12:00:00Z">
        <w:r>
          <w:rPr/>
          <w:t xml:space="preserve">not </w:t>
        </w:r>
      </w:ins>
      <w:r>
        <w:rPr/>
        <w:t xml:space="preserve">the primary </w:t>
      </w:r>
      <w:ins w:id="2024" w:author="Gabe Esquivel" w:date="2026-07-25T12:00:00Z">
        <w:r>
          <w:rPr/>
          <w:t xml:space="preserve">observers; we are the </w:t>
        </w:r>
      </w:ins>
      <w:r>
        <w:rPr/>
        <w:t xml:space="preserve">observers </w:t>
      </w:r>
      <w:del w:id="2025" w:author="Gabe Esquivel" w:date="2026-07-25T12:00:00Z">
        <w:r>
          <w:rPr/>
          <w:delText xml:space="preserve">of </w:delText>
        </w:r>
      </w:del>
      <w:ins w:id="2026" w:author="Gabe Esquivel" w:date="2026-07-25T12:00:00Z">
        <w:r>
          <w:rPr/>
          <w:t xml:space="preserve">with </w:t>
        </w:r>
      </w:ins>
      <w:r>
        <w:rPr/>
        <w:t xml:space="preserve">the </w:t>
      </w:r>
      <w:del w:id="2027" w:author="Gabe Esquivel" w:date="2026-07-25T12:00:00Z">
        <w:r>
          <w:rPr/>
          <w:delText xml:space="preserve">students. </w:delText>
        </w:r>
      </w:del>
      <w:ins w:id="2028" w:author="Gabe Esquivel" w:date="2026-07-25T12:00:00Z">
        <w:r>
          <w:rPr/>
          <w:t xml:space="preserve">narrowest window. </w:t>
        </w:r>
      </w:ins>
      <w:r>
        <w:rPr/>
        <w:t xml:space="preserve">We share the responsibility of helping each other see </w:t>
      </w:r>
      <w:del w:id="2029" w:author="Gabe Esquivel" w:date="2026-07-25T12:00:00Z">
        <w:r>
          <w:rPr/>
          <w:delText xml:space="preserve">clearly.</w:delText>
        </w:r>
      </w:del>
      <w:ins w:id="2030" w:author="Gabe Esquivel" w:date="2026-07-25T12:00:00Z">
        <w:r>
          <w:rPr/>
          <w:t xml:space="preserve">clearly, and of checking what we see against what the family already knows.</w:t>
        </w:r>
      </w:ins>
    </w:p>
    <w:p>
      <w:pPr>
        <w:spacing w:after="200"/>
      </w:pPr>
      <w:del w:id="2031" w:author="Gabe Esquivel" w:date="2026-07-25T12:00:00Z">
        <w:r>
          <w:rPr/>
          <w:delText xml:space="preserve">██████████████████████████████████████████████████████████ </w:delText>
        </w:r>
      </w:del>
      <w:r>
        <w:rPr/>
        <w:t xml:space="preserve">As teachers, we do our best to harmonize our interest in the education of the students with the interest of the </w:t>
      </w:r>
      <w:del w:id="2032" w:author="Gabe Esquivel" w:date="2026-07-25T12:00:00Z">
        <w:r>
          <w:rPr/>
          <w:delText xml:space="preserve">business </w:delText>
        </w:r>
      </w:del>
      <w:ins w:id="2033" w:author="Gabe Esquivel" w:date="2026-07-25T12:00:00Z">
        <w:r>
          <w:rPr/>
          <w:t xml:space="preserve">organization </w:t>
        </w:r>
      </w:ins>
      <w:r>
        <w:rPr/>
        <w:t xml:space="preserve">as a whole.</w:t>
      </w:r>
    </w:p>
    <w:p>
      <w:pPr>
        <w:spacing w:after="200"/>
      </w:pPr>
      <w:del w:id="2034" w:author="Gabe Esquivel" w:date="2026-07-25T12:00:00Z">
        <w:r>
          <w:rPr/>
          <w:delText xml:space="preserve">██████████████████████████████████████████████████████████████ ██████████████████████████████████████████████████████████████████ ██████████████████████████████</w:delText>
        </w:r>
      </w:del>
      <w:ins w:id="2035" w:author="Gabe Esquivel" w:date="2026-07-25T12:00:00Z">
        <w:r>
          <w:rPr/>
          <w:t xml:space="preserve">In my original statement I described families primarily in economic terms, and I was uncomfortable with that framing even as I wrote it. The course gave me better language for it. Families are not clients purchasing a service. They are the decision makers with the longest relationship to the student and the most at stake in the outcome. The economic reality has not changed, but it describes my employment, not my professional obligation.</w:t>
        </w:r>
      </w:ins>
    </w:p>
    <w:p>
      <w:pPr>
        <w:spacing w:after="200"/>
      </w:pPr>
      <w:ins w:id="2036" w:author="Gabe Esquivel" w:date="2026-07-25T12:00:00Z">
        <w:r>
          <w:rPr/>
          <w:t xml:space="preserve">A second factor is deliberate structure. Scruggs, Mastropieri, and McDuffie (2007) found that co-teaching in practice collapses into “one teach, one assist,” and that the collapse is structural rather than personal. Our classrooms have the same failure mode. Without protected planning time, whoever is less credentialed drifts into an assistant role, and the student loses the second set of eyes that made collaboration worth doing in the first place. Choosing a co-teaching model from the lesson’s objective, rather than from whichever arrangement is most comfortable, is the practical form of this.</w:t>
        </w:r>
      </w:ins>
    </w:p>
    <w:p>
      <w:pPr>
        <w:spacing w:after="200"/>
      </w:pPr>
      <w:ins w:id="2037" w:author="Gabe Esquivel" w:date="2026-07-25T12:00:00Z">
        <w:r>
          <w:rPr/>
          <w:t xml:space="preserve">The module on coaching changed how I talk to the people I supervise. I had assumed a good relationship was enough. Scripting a coaching conversation taught me to open with what the person is doing well, ask a real question before raising a concern, and name the goal we share — because the power difference is real whether or not I acknowledge it. Pretending it is not there does not remove it. It only removes the other person’s ability to disagree with me.</w:t>
        </w:r>
      </w:ins>
    </w:p>
    <w:p>
      <w:pPr>
        <w:spacing w:after="200"/>
      </w:pPr>
      <w:r>
        <w:rPr/>
        <w:t xml:space="preserve">One of the primary factors that must be in place for successful collaboration is a shared </w:t>
      </w:r>
      <w:del w:id="2038" w:author="Gabe Esquivel" w:date="2026-07-25T12:00:00Z">
        <w:r>
          <w:rPr/>
          <w:delText xml:space="preserve">langauge. ██████████████████████████████████ The </w:delText>
        </w:r>
      </w:del>
      <w:ins w:id="2039" w:author="Gabe Esquivel" w:date="2026-07-25T12:00:00Z">
        <w:r>
          <w:rPr/>
          <w:t xml:space="preserve">language. In Taiwan, many of the families I work with are primarily Chinese speakers and many of the </w:t>
        </w:r>
      </w:ins>
      <w:r>
        <w:rPr/>
        <w:t xml:space="preserve">teachers are primarily </w:t>
      </w:r>
      <w:del w:id="2040" w:author="Gabe Esquivel" w:date="2026-07-25T12:00:00Z">
        <w:r>
          <w:rPr/>
          <w:delText xml:space="preserve">english </w:delText>
        </w:r>
      </w:del>
      <w:ins w:id="2041" w:author="Gabe Esquivel" w:date="2026-07-25T12:00:00Z">
        <w:r>
          <w:rPr/>
          <w:t xml:space="preserve">English </w:t>
        </w:r>
      </w:ins>
      <w:r>
        <w:rPr/>
        <w:t xml:space="preserve">speakers. </w:t>
      </w:r>
      <w:del w:id="2042" w:author="Gabe Esquivel" w:date="2026-07-25T12:00:00Z">
        <w:r>
          <w:rPr/>
          <w:delText xml:space="preserve">██████████████████████████ </w:delText>
        </w:r>
      </w:del>
      <w:r>
        <w:rPr/>
        <w:t xml:space="preserve">The students are learning to debate in </w:t>
      </w:r>
      <w:del w:id="2043" w:author="Gabe Esquivel" w:date="2026-07-25T12:00:00Z">
        <w:r>
          <w:rPr/>
          <w:delText xml:space="preserve">english.</w:delText>
        </w:r>
      </w:del>
      <w:ins w:id="2044" w:author="Gabe Esquivel" w:date="2026-07-25T12:00:00Z">
        <w:r>
          <w:rPr/>
          <w:t xml:space="preserve">English. Shared language is also a professional problem, not only a linguistic one: if my co-teacher and I cannot name which co-teaching model we are using today, we do not actually have a plan.</w:t>
        </w:r>
      </w:ins>
    </w:p>
    <w:p>
      <w:pPr>
        <w:spacing w:after="200"/>
      </w:pPr>
      <w:r>
        <w:rPr/>
        <w:t xml:space="preserve">In order for collaboration to succeed the Chinese speakers need to learn a little </w:t>
      </w:r>
      <w:del w:id="2045" w:author="Gabe Esquivel" w:date="2026-07-25T12:00:00Z">
        <w:r>
          <w:rPr/>
          <w:delText xml:space="preserve">Enligsh </w:delText>
        </w:r>
      </w:del>
      <w:ins w:id="2046" w:author="Gabe Esquivel" w:date="2026-07-25T12:00:00Z">
        <w:r>
          <w:rPr/>
          <w:t xml:space="preserve">English </w:t>
        </w:r>
      </w:ins>
      <w:r>
        <w:rPr/>
        <w:t xml:space="preserve">and the English speakers need to learn a little Chinese. Once everyone has crossed the language barrier, there needs to be an incentive for repeated organized interactions on topics that require collaboration. Collaboration is not always fun. Sometimes feedback is hard to hear, especially when </w:t>
      </w:r>
      <w:del w:id="2047" w:author="Gabe Esquivel" w:date="2026-07-25T12:00:00Z">
        <w:r>
          <w:rPr/>
          <w:delText xml:space="preserve">its </w:delText>
        </w:r>
      </w:del>
      <w:ins w:id="2048" w:author="Gabe Esquivel" w:date="2026-07-25T12:00:00Z">
        <w:r>
          <w:rPr/>
          <w:t xml:space="preserve">it’s </w:t>
        </w:r>
      </w:ins>
      <w:r>
        <w:rPr/>
        <w:t xml:space="preserve">crossing through multiple layers of translation and cultural differences. An organization in this type of environment should carefully organize </w:t>
      </w:r>
      <w:del w:id="2049" w:author="Gabe Esquivel" w:date="2026-07-25T12:00:00Z">
        <w:r>
          <w:rPr/>
          <w:delText xml:space="preserve">opportunities of </w:delText>
        </w:r>
      </w:del>
      <w:r>
        <w:rPr/>
        <w:t xml:space="preserve">repeated “games” of social </w:t>
      </w:r>
      <w:del w:id="2050" w:author="Gabe Esquivel" w:date="2026-07-25T12:00:00Z">
        <w:r>
          <w:rPr/>
          <w:delText xml:space="preserve">interactions </w:delText>
        </w:r>
      </w:del>
      <w:ins w:id="2051" w:author="Gabe Esquivel" w:date="2026-07-25T12:00:00Z">
        <w:r>
          <w:rPr/>
          <w:t xml:space="preserve">interaction </w:t>
        </w:r>
      </w:ins>
      <w:r>
        <w:rPr/>
        <w:t xml:space="preserve">that give participants several </w:t>
      </w:r>
      <w:del w:id="2052" w:author="Gabe Esquivel" w:date="2026-07-25T12:00:00Z">
        <w:r>
          <w:rPr/>
          <w:delText xml:space="preserve">opportunties </w:delText>
        </w:r>
      </w:del>
      <w:ins w:id="2053" w:author="Gabe Esquivel" w:date="2026-07-25T12:00:00Z">
        <w:r>
          <w:rPr/>
          <w:t xml:space="preserve">opportunities </w:t>
        </w:r>
      </w:ins>
      <w:r>
        <w:rPr/>
        <w:t xml:space="preserve">to interact for observable rewards.</w:t>
      </w:r>
    </w:p>
    <w:p>
      <w:pPr>
        <w:spacing w:after="200"/>
      </w:pPr>
      <w:r>
        <w:rPr/>
        <w:t xml:space="preserve">Collaboration in this environment is essential to accomplish the difficult task of teaching competitive English speaking skills to students in a Chinese environment. Additionally, collaboration is absolutely essential to ensure debate is accessible to neurodivergent students in Taiwan. There is a double translation problem </w:t>
      </w:r>
      <w:del w:id="2054" w:author="Gabe Esquivel" w:date="2026-07-25T12:00:00Z">
        <w:r>
          <w:rPr/>
          <w:delText xml:space="preserve">occuring </w:delText>
        </w:r>
      </w:del>
      <w:ins w:id="2055" w:author="Gabe Esquivel" w:date="2026-07-25T12:00:00Z">
        <w:r>
          <w:rPr/>
          <w:t xml:space="preserve">occurring </w:t>
        </w:r>
      </w:ins>
      <w:r>
        <w:rPr/>
        <w:t xml:space="preserve">that can only be resolved with a deep understanding of the student, the student’s family and their particular culture. As a foreigner in Taiwan my Chinese co-workers serve as the bridge between me and these families. Collaboration is the essential skill and tool to keep the bridge maintained and crossable.</w:t>
      </w:r>
    </w:p>
    <w:p>
      <w:pPr>
        <w:spacing w:after="200"/>
      </w:pPr>
      <w:ins w:id="2056" w:author="Gabe Esquivel" w:date="2026-07-25T12:00:00Z">
        <w:r>
          <w:rPr/>
          <w:t xml:space="preserve">Two things I want to expand. First, tiered systems of support. I can now read an IEP and see where the supports sit, but I have not built a tiered system from scratch in a setting where no formal MTSS exists. Second, cultural responsiveness as a discipline rather than an instinct. Comstock and colleagues (2023) argue that culturally responsive dispositions are developed through professional learning, not simply held by well-meaning people. I have been relying on instinct and on the goodwill of my Chinese co-workers.</w:t>
        </w:r>
      </w:ins>
    </w:p>
    <w:p>
      <w:pPr>
        <w:spacing w:after="200"/>
      </w:pPr>
      <w:ins w:id="2057" w:author="Gabe Esquivel" w:date="2026-07-25T12:00:00Z">
        <w:r>
          <w:rPr/>
          <w:t xml:space="preserve">One thing I want to omit: the idea that collaboration is mainly a defense against my own bias. That is still true, and it is still why I started. But it is the smaller reason. The larger reason is that the student’s life is not mine to design alone.</w:t>
        </w:r>
      </w:ins>
    </w:p>
    <w:p>
      <w:pPr>
        <w:spacing w:before="320"/>
      </w:pPr>
      <w:r>
        <w:rPr>
          <w:i/>
          <w:sz w:val="18"/>
        </w:rPr>
        <w:t>Note on the black bars: this portfolio is publicly readable, so passages naming colleagues at my workplace and describing the organization's finances have been removed from this document. The redacted text is deleted from the file itself, not merely covered, and cannot be recovered from it. Nothing about my argument was removed — only details that identify other people.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